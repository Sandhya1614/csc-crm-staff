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B187" w14:textId="2A7940EF" w:rsidR="00BE717E" w:rsidRPr="009D1D89" w:rsidRDefault="00BE717E">
      <w:pPr>
        <w:rPr>
          <w:b/>
          <w:sz w:val="28"/>
          <w:lang w:val="en-US"/>
          <w:rPrChange w:id="0" w:author="Hemalatha C" w:date="2025-09-26T22:59:00Z" w16du:dateUtc="2025-09-26T17:29:00Z">
            <w:rPr>
              <w:b/>
              <w:lang w:val="en-US"/>
            </w:rPr>
          </w:rPrChange>
        </w:rPr>
      </w:pPr>
      <w:r w:rsidRPr="00BE717E">
        <w:rPr>
          <w:b/>
          <w:bCs/>
          <w:lang w:val="en-US"/>
        </w:rPr>
        <w:t xml:space="preserve">                                                                          </w:t>
      </w:r>
      <w:r w:rsidRPr="009D1D89">
        <w:rPr>
          <w:b/>
          <w:sz w:val="28"/>
          <w:lang w:val="en-US"/>
          <w:rPrChange w:id="1" w:author="Hemalatha C" w:date="2025-09-26T22:59:00Z" w16du:dateUtc="2025-09-26T17:29:00Z">
            <w:rPr>
              <w:b/>
              <w:lang w:val="en-US"/>
            </w:rPr>
          </w:rPrChange>
        </w:rPr>
        <w:t>HEMALATHA C</w:t>
      </w:r>
    </w:p>
    <w:p w14:paraId="3C404451" w14:textId="3D50D311" w:rsidR="00BE717E" w:rsidRPr="009D1D89" w:rsidRDefault="00BE717E" w:rsidP="00BE717E">
      <w:pPr>
        <w:pBdr>
          <w:bottom w:val="single" w:sz="12" w:space="0" w:color="auto"/>
        </w:pBdr>
        <w:rPr>
          <w:b/>
          <w:lang w:val="en-US"/>
          <w:rPrChange w:id="2" w:author="Hemalatha C" w:date="2025-09-26T22:59:00Z" w16du:dateUtc="2025-09-26T17:29:00Z">
            <w:rPr>
              <w:lang w:val="en-US"/>
            </w:rPr>
          </w:rPrChange>
        </w:rPr>
      </w:pPr>
      <w:r w:rsidRPr="009D1D89">
        <w:rPr>
          <w:b/>
          <w:lang w:val="en-US"/>
          <w:rPrChange w:id="3" w:author="Hemalatha C" w:date="2025-09-26T22:59:00Z" w16du:dateUtc="2025-09-26T17:29:00Z">
            <w:rPr>
              <w:lang w:val="en-US"/>
            </w:rPr>
          </w:rPrChange>
        </w:rPr>
        <w:t xml:space="preserve">                                                                     </w:t>
      </w:r>
      <w:r w:rsidR="009D1D89" w:rsidRPr="009D1D89">
        <w:rPr>
          <w:b/>
          <w:lang w:val="en-US"/>
          <w:rPrChange w:id="4" w:author="Hemalatha C" w:date="2025-09-26T22:59:00Z" w16du:dateUtc="2025-09-26T17:29:00Z">
            <w:rPr>
              <w:lang w:val="en-US"/>
            </w:rPr>
          </w:rPrChange>
        </w:rPr>
        <w:t xml:space="preserve"> </w:t>
      </w:r>
      <w:del w:id="5" w:author="Hemalatha C" w:date="2025-09-26T22:59:00Z" w16du:dateUtc="2025-09-26T17:29:00Z">
        <w:r>
          <w:rPr>
            <w:lang w:val="en-US"/>
          </w:rPr>
          <w:delText xml:space="preserve">         </w:delText>
        </w:r>
      </w:del>
      <w:ins w:id="6" w:author="Hemalatha C" w:date="2025-09-26T22:59:00Z" w16du:dateUtc="2025-09-26T17:29:00Z">
        <w:r w:rsidR="001D399A" w:rsidRPr="009D1D89">
          <w:rPr>
            <w:b/>
            <w:bCs/>
            <w:lang w:val="en-US"/>
          </w:rPr>
          <w:t>Full Stack</w:t>
        </w:r>
      </w:ins>
      <w:r w:rsidRPr="009D1D89">
        <w:rPr>
          <w:b/>
          <w:lang w:val="en-US"/>
          <w:rPrChange w:id="7" w:author="Hemalatha C" w:date="2025-09-26T22:59:00Z" w16du:dateUtc="2025-09-26T17:29:00Z">
            <w:rPr>
              <w:lang w:val="en-US"/>
            </w:rPr>
          </w:rPrChange>
        </w:rPr>
        <w:t xml:space="preserve"> Developer</w:t>
      </w:r>
    </w:p>
    <w:p w14:paraId="19757009" w14:textId="55349C7C" w:rsidR="00BE717E" w:rsidRPr="00BE717E" w:rsidRDefault="00BE717E" w:rsidP="00BE717E">
      <w:pPr>
        <w:pBdr>
          <w:bottom w:val="single" w:sz="12" w:space="0" w:color="auto"/>
        </w:pBd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Gmail:</w:t>
      </w:r>
      <w:hyperlink r:id="rId4" w:history="1">
        <w:r w:rsidRPr="008E56B4">
          <w:rPr>
            <w:rStyle w:val="Hyperlink"/>
            <w:sz w:val="20"/>
            <w:szCs w:val="20"/>
            <w:lang w:val="en-US"/>
          </w:rPr>
          <w:t>chemalatha14082004@gmail.com</w:t>
        </w:r>
      </w:hyperlink>
      <w:r>
        <w:rPr>
          <w:sz w:val="20"/>
          <w:szCs w:val="20"/>
          <w:lang w:val="en-US"/>
        </w:rPr>
        <w:t xml:space="preserve">              Linked in:                                              Contact:  9361761051       </w:t>
      </w:r>
    </w:p>
    <w:p w14:paraId="4E953AB1" w14:textId="13B721B1" w:rsidR="00BE717E" w:rsidRPr="00B812B1" w:rsidRDefault="009334B6" w:rsidP="00BE717E">
      <w:pPr>
        <w:pBdr>
          <w:bottom w:val="single" w:sz="12" w:space="0" w:color="auto"/>
        </w:pBdr>
        <w:rPr>
          <w:b/>
          <w:bCs/>
          <w:sz w:val="28"/>
          <w:szCs w:val="28"/>
          <w:lang w:val="en-US"/>
        </w:rPr>
      </w:pPr>
      <w:r w:rsidRPr="00B812B1">
        <w:rPr>
          <w:b/>
          <w:bCs/>
          <w:sz w:val="28"/>
          <w:szCs w:val="28"/>
          <w:lang w:val="en-US"/>
        </w:rPr>
        <w:t>Profile summary</w:t>
      </w:r>
      <w:r w:rsidR="00BE717E" w:rsidRPr="00B812B1">
        <w:rPr>
          <w:b/>
          <w:bCs/>
          <w:sz w:val="28"/>
          <w:szCs w:val="28"/>
          <w:lang w:val="en-US"/>
        </w:rPr>
        <w:t xml:space="preserve"> </w:t>
      </w:r>
      <w:r w:rsidR="00BE717E" w:rsidRPr="00886682">
        <w:rPr>
          <w:b/>
          <w:bCs/>
          <w:lang w:val="en-US"/>
        </w:rPr>
        <w:t xml:space="preserve">        </w:t>
      </w:r>
    </w:p>
    <w:p w14:paraId="376991DA" w14:textId="77777777" w:rsidR="00886682" w:rsidRDefault="009334B6">
      <w:pPr>
        <w:rPr>
          <w:lang w:val="en-US"/>
        </w:rPr>
      </w:pPr>
      <w:r>
        <w:rPr>
          <w:lang w:val="en-US"/>
        </w:rPr>
        <w:t xml:space="preserve">           </w:t>
      </w:r>
      <w:r w:rsidRPr="009334B6">
        <w:rPr>
          <w:lang w:val="en-US"/>
        </w:rPr>
        <w:t xml:space="preserve">Aspiring Full Stack Developer with strong foundation in Python, Django, React, HTML, CSS, JavaScript, and SQL. Hands-on experience building web applications like </w:t>
      </w:r>
      <w:r w:rsidR="00480410">
        <w:rPr>
          <w:lang w:val="en-US"/>
        </w:rPr>
        <w:t>foods-based</w:t>
      </w:r>
      <w:r>
        <w:rPr>
          <w:lang w:val="en-US"/>
        </w:rPr>
        <w:t xml:space="preserve"> web application</w:t>
      </w:r>
      <w:r w:rsidRPr="009334B6">
        <w:rPr>
          <w:lang w:val="en-US"/>
        </w:rPr>
        <w:t>. Excellent in problem-solving, backend logic, and building responsive UIs. Actively seeking opportunities to apply skills in real-world applications.</w:t>
      </w:r>
    </w:p>
    <w:p w14:paraId="29CDABBD" w14:textId="512CA3A4" w:rsidR="009C2D41" w:rsidRDefault="009C2D41">
      <w:pPr>
        <w:pBdr>
          <w:bottom w:val="single" w:sz="12" w:space="1" w:color="auto"/>
        </w:pBdr>
        <w:rPr>
          <w:b/>
          <w:bCs/>
          <w:sz w:val="28"/>
          <w:szCs w:val="28"/>
          <w:lang w:val="en-US"/>
        </w:rPr>
      </w:pPr>
      <w:r w:rsidRPr="00886682">
        <w:rPr>
          <w:b/>
          <w:bCs/>
          <w:sz w:val="28"/>
          <w:szCs w:val="28"/>
          <w:lang w:val="en-US"/>
        </w:rPr>
        <w:t>P</w:t>
      </w:r>
      <w:r w:rsidR="009B2C2C" w:rsidRPr="00886682">
        <w:rPr>
          <w:b/>
          <w:bCs/>
          <w:sz w:val="28"/>
          <w:szCs w:val="28"/>
          <w:lang w:val="en-US"/>
        </w:rPr>
        <w:t>roject</w:t>
      </w:r>
    </w:p>
    <w:p w14:paraId="6AF4DE6D" w14:textId="32C75C1C" w:rsidR="00701F85" w:rsidRDefault="00BE4E5E">
      <w:pPr>
        <w:rPr>
          <w:b/>
          <w:bCs/>
          <w:lang w:val="en-US"/>
        </w:rPr>
      </w:pPr>
      <w:r w:rsidRPr="00742D76">
        <w:rPr>
          <w:b/>
          <w:bCs/>
          <w:lang w:val="en-US"/>
        </w:rPr>
        <w:t>Online</w:t>
      </w:r>
      <w:r w:rsidR="001A2614" w:rsidRPr="00742D76">
        <w:rPr>
          <w:b/>
          <w:bCs/>
          <w:lang w:val="en-US"/>
        </w:rPr>
        <w:t>-</w:t>
      </w:r>
      <w:r w:rsidRPr="00742D76">
        <w:rPr>
          <w:b/>
          <w:bCs/>
          <w:lang w:val="en-US"/>
        </w:rPr>
        <w:t>food</w:t>
      </w:r>
      <w:r w:rsidR="00742D76">
        <w:rPr>
          <w:b/>
          <w:bCs/>
          <w:lang w:val="en-US"/>
        </w:rPr>
        <w:t>:</w:t>
      </w:r>
    </w:p>
    <w:p w14:paraId="2EEE5A64" w14:textId="75D5B81A" w:rsidR="00EC2AA1" w:rsidRDefault="00742D76" w:rsidP="00EC2AA1">
      <w:r>
        <w:rPr>
          <w:b/>
          <w:bCs/>
          <w:lang w:val="en-US"/>
        </w:rPr>
        <w:tab/>
      </w:r>
      <w:r w:rsidR="00EC2AA1" w:rsidRPr="00865C61">
        <w:t>Menu page with food items and "Add to Cart" buttons</w:t>
      </w:r>
      <w:r w:rsidR="00516E2B">
        <w:t xml:space="preserve">. </w:t>
      </w:r>
      <w:r w:rsidR="00EC2AA1" w:rsidRPr="00EC2AA1">
        <w:t>Shopping cart with total price and quantity updates</w:t>
      </w:r>
      <w:r w:rsidR="00516E2B">
        <w:t xml:space="preserve">. </w:t>
      </w:r>
      <w:r w:rsidR="00EC2AA1" w:rsidRPr="00EC2AA1">
        <w:t>Responsive design for mobile and desktop</w:t>
      </w:r>
      <w:r w:rsidR="00516E2B">
        <w:t>.</w:t>
      </w:r>
      <w:r w:rsidR="00EC2AA1" w:rsidRPr="00EC2AA1">
        <w:t xml:space="preserve"> Order form with basic validation</w:t>
      </w:r>
      <w:r w:rsidR="008F0E12">
        <w:t>.</w:t>
      </w:r>
    </w:p>
    <w:p w14:paraId="0742C29C" w14:textId="0B9CA0CB" w:rsidR="008F0E12" w:rsidRPr="00EC2AA1" w:rsidRDefault="008F0E12" w:rsidP="00EC2AA1">
      <w:r>
        <w:t>HTML,</w:t>
      </w:r>
      <w:r w:rsidR="004A3679">
        <w:t xml:space="preserve"> JavaScript</w:t>
      </w:r>
      <w:r>
        <w:t>,</w:t>
      </w:r>
      <w:r w:rsidR="004A3679">
        <w:t xml:space="preserve"> CSS</w:t>
      </w:r>
      <w:r w:rsidR="00BF736A">
        <w:t>,</w:t>
      </w:r>
      <w:r w:rsidR="004A3679">
        <w:t xml:space="preserve"> </w:t>
      </w:r>
      <w:r w:rsidR="00BF736A">
        <w:t>Django</w:t>
      </w:r>
      <w:r w:rsidR="000870BA">
        <w:t>.</w:t>
      </w:r>
    </w:p>
    <w:p w14:paraId="3055EC5F" w14:textId="77777777" w:rsidR="006F1B6B" w:rsidRDefault="006F1B6B">
      <w:pPr>
        <w:pBdr>
          <w:bottom w:val="single" w:sz="12" w:space="1" w:color="auto"/>
        </w:pBd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Skills</w:t>
      </w:r>
    </w:p>
    <w:p w14:paraId="570DA26C" w14:textId="13387AB0" w:rsidR="003C5EA3" w:rsidRDefault="00147245">
      <w:pPr>
        <w:rPr>
          <w:b/>
          <w:bCs/>
          <w:lang w:val="en-US"/>
        </w:rPr>
      </w:pPr>
      <w:r w:rsidRPr="002A7985">
        <w:rPr>
          <w:b/>
          <w:bCs/>
          <w:lang w:val="en-US"/>
        </w:rPr>
        <w:t>Technical</w:t>
      </w:r>
      <w:r w:rsidR="003C5EA3" w:rsidRPr="002A7985">
        <w:rPr>
          <w:b/>
          <w:bCs/>
          <w:lang w:val="en-US"/>
        </w:rPr>
        <w:t xml:space="preserve"> skills</w:t>
      </w:r>
      <w:r w:rsidR="002A7985">
        <w:rPr>
          <w:b/>
          <w:bCs/>
          <w:lang w:val="en-US"/>
        </w:rPr>
        <w:t>:</w:t>
      </w:r>
    </w:p>
    <w:p w14:paraId="164AD102" w14:textId="753F5600" w:rsidR="002A7985" w:rsidRDefault="002A7985">
      <w:pPr>
        <w:rPr>
          <w:lang w:val="en-US"/>
        </w:rPr>
      </w:pPr>
      <w:r>
        <w:rPr>
          <w:lang w:val="en-US"/>
        </w:rPr>
        <w:tab/>
      </w:r>
      <w:r w:rsidR="00B71876">
        <w:rPr>
          <w:lang w:val="en-US"/>
        </w:rPr>
        <w:t>Python</w:t>
      </w:r>
      <w:r w:rsidR="00BA191D">
        <w:rPr>
          <w:lang w:val="en-US"/>
        </w:rPr>
        <w:t xml:space="preserve">, </w:t>
      </w:r>
      <w:r w:rsidR="00B71876">
        <w:rPr>
          <w:lang w:val="en-US"/>
        </w:rPr>
        <w:t>html,</w:t>
      </w:r>
      <w:r w:rsidR="00BA191D">
        <w:rPr>
          <w:lang w:val="en-US"/>
        </w:rPr>
        <w:t xml:space="preserve"> CSS</w:t>
      </w:r>
      <w:r w:rsidR="00B71876">
        <w:rPr>
          <w:lang w:val="en-US"/>
        </w:rPr>
        <w:t>,</w:t>
      </w:r>
      <w:r w:rsidR="00BA191D">
        <w:rPr>
          <w:lang w:val="en-US"/>
        </w:rPr>
        <w:t xml:space="preserve"> </w:t>
      </w:r>
      <w:r w:rsidR="00B168DC">
        <w:rPr>
          <w:lang w:val="en-US"/>
        </w:rPr>
        <w:t>Bootstrap,</w:t>
      </w:r>
      <w:r w:rsidR="00A367B7">
        <w:rPr>
          <w:lang w:val="en-US"/>
        </w:rPr>
        <w:t xml:space="preserve"> </w:t>
      </w:r>
      <w:r w:rsidR="00982694">
        <w:rPr>
          <w:lang w:val="en-US"/>
        </w:rPr>
        <w:t>JavaScript</w:t>
      </w:r>
      <w:r w:rsidR="00BC6003">
        <w:rPr>
          <w:lang w:val="en-US"/>
        </w:rPr>
        <w:t>,</w:t>
      </w:r>
      <w:r w:rsidR="00982694">
        <w:rPr>
          <w:lang w:val="en-US"/>
        </w:rPr>
        <w:t xml:space="preserve"> PostgreSQL, Django</w:t>
      </w:r>
    </w:p>
    <w:p w14:paraId="12F8A389" w14:textId="548BD7E5" w:rsidR="004B6E2B" w:rsidRPr="00512863" w:rsidRDefault="004B6E2B">
      <w:pPr>
        <w:rPr>
          <w:b/>
          <w:bCs/>
          <w:lang w:val="en-US"/>
        </w:rPr>
      </w:pPr>
      <w:r w:rsidRPr="00512863">
        <w:rPr>
          <w:b/>
          <w:bCs/>
          <w:lang w:val="en-US"/>
        </w:rPr>
        <w:t>Soft skills</w:t>
      </w:r>
      <w:r w:rsidR="00535C92">
        <w:rPr>
          <w:b/>
          <w:bCs/>
          <w:lang w:val="en-US"/>
        </w:rPr>
        <w:t>:</w:t>
      </w:r>
    </w:p>
    <w:p w14:paraId="7AED6F11" w14:textId="41A006B6" w:rsidR="00894C4D" w:rsidRDefault="00512863">
      <w:pPr>
        <w:rPr>
          <w:lang w:val="en-US"/>
        </w:rPr>
      </w:pPr>
      <w:r>
        <w:rPr>
          <w:lang w:val="en-US"/>
        </w:rPr>
        <w:tab/>
      </w:r>
      <w:r w:rsidR="00C72680">
        <w:rPr>
          <w:lang w:val="en-US"/>
        </w:rPr>
        <w:t xml:space="preserve">Teamwork, </w:t>
      </w:r>
      <w:r w:rsidR="00CA2953">
        <w:rPr>
          <w:lang w:val="en-US"/>
        </w:rPr>
        <w:t>A</w:t>
      </w:r>
      <w:r w:rsidR="00892A7B">
        <w:rPr>
          <w:lang w:val="en-US"/>
        </w:rPr>
        <w:t xml:space="preserve">ctive </w:t>
      </w:r>
      <w:r w:rsidR="00CA2953">
        <w:rPr>
          <w:lang w:val="en-US"/>
        </w:rPr>
        <w:t>L</w:t>
      </w:r>
      <w:r w:rsidR="00AD2230">
        <w:rPr>
          <w:lang w:val="en-US"/>
        </w:rPr>
        <w:t xml:space="preserve">istening, </w:t>
      </w:r>
      <w:r w:rsidR="00B05AD0">
        <w:rPr>
          <w:lang w:val="en-US"/>
        </w:rPr>
        <w:t>C</w:t>
      </w:r>
      <w:r w:rsidR="00443502">
        <w:rPr>
          <w:lang w:val="en-US"/>
        </w:rPr>
        <w:t>reativity</w:t>
      </w:r>
      <w:r w:rsidR="00CD518D">
        <w:rPr>
          <w:lang w:val="en-US"/>
        </w:rPr>
        <w:t xml:space="preserve">, </w:t>
      </w:r>
      <w:r w:rsidR="00B05AD0">
        <w:rPr>
          <w:lang w:val="en-US"/>
        </w:rPr>
        <w:t>A</w:t>
      </w:r>
      <w:r w:rsidR="00CD518D">
        <w:rPr>
          <w:lang w:val="en-US"/>
        </w:rPr>
        <w:t>d</w:t>
      </w:r>
      <w:r w:rsidR="00CA2953">
        <w:rPr>
          <w:lang w:val="en-US"/>
        </w:rPr>
        <w:t>aptability</w:t>
      </w:r>
      <w:r w:rsidR="00B05AD0">
        <w:rPr>
          <w:lang w:val="en-US"/>
        </w:rPr>
        <w:t>, L</w:t>
      </w:r>
      <w:r w:rsidR="00AB46AB">
        <w:rPr>
          <w:lang w:val="en-US"/>
        </w:rPr>
        <w:t>eadership</w:t>
      </w:r>
    </w:p>
    <w:p w14:paraId="1BB397F0" w14:textId="6DFF6A39" w:rsidR="00AB46AB" w:rsidRPr="00FE4233" w:rsidRDefault="00FE4233">
      <w:pPr>
        <w:pBdr>
          <w:bottom w:val="single" w:sz="12" w:space="1" w:color="auto"/>
        </w:pBdr>
        <w:rPr>
          <w:b/>
          <w:bCs/>
          <w:sz w:val="28"/>
          <w:szCs w:val="28"/>
          <w:lang w:val="en-US"/>
        </w:rPr>
      </w:pPr>
      <w:r w:rsidRPr="00FE4233">
        <w:rPr>
          <w:b/>
          <w:bCs/>
          <w:sz w:val="28"/>
          <w:szCs w:val="28"/>
          <w:lang w:val="en-US"/>
        </w:rPr>
        <w:t>Education</w:t>
      </w:r>
    </w:p>
    <w:p w14:paraId="15593380" w14:textId="01EB1A2F" w:rsidR="00893F4D" w:rsidRPr="00535C92" w:rsidRDefault="00893F4D" w:rsidP="00893F4D">
      <w:pPr>
        <w:rPr>
          <w:b/>
          <w:bCs/>
          <w:sz w:val="22"/>
          <w:szCs w:val="22"/>
          <w:lang w:val="en-US"/>
        </w:rPr>
      </w:pPr>
      <w:r w:rsidRPr="00535C92">
        <w:rPr>
          <w:b/>
          <w:bCs/>
          <w:sz w:val="22"/>
          <w:szCs w:val="22"/>
          <w:lang w:val="en-US"/>
        </w:rPr>
        <w:t>A</w:t>
      </w:r>
      <w:r w:rsidR="00763A27">
        <w:rPr>
          <w:b/>
          <w:bCs/>
          <w:sz w:val="22"/>
          <w:szCs w:val="22"/>
          <w:lang w:val="en-US"/>
        </w:rPr>
        <w:t>nna U</w:t>
      </w:r>
      <w:r w:rsidR="006D78D1">
        <w:rPr>
          <w:b/>
          <w:bCs/>
          <w:sz w:val="22"/>
          <w:szCs w:val="22"/>
          <w:lang w:val="en-US"/>
        </w:rPr>
        <w:t>niversity</w:t>
      </w:r>
      <w:r w:rsidR="00535C92">
        <w:rPr>
          <w:b/>
          <w:bCs/>
          <w:sz w:val="22"/>
          <w:szCs w:val="22"/>
          <w:lang w:val="en-US"/>
        </w:rPr>
        <w:t>:</w:t>
      </w:r>
    </w:p>
    <w:p w14:paraId="5CDFC4DA" w14:textId="072670E8" w:rsidR="00893F4D" w:rsidRPr="00893F4D" w:rsidRDefault="00893F4D" w:rsidP="009C5A07">
      <w:pPr>
        <w:ind w:firstLine="720"/>
        <w:rPr>
          <w:lang w:val="en-US"/>
        </w:rPr>
      </w:pPr>
      <w:r w:rsidRPr="00893F4D">
        <w:rPr>
          <w:lang w:val="en-US"/>
        </w:rPr>
        <w:t>Thiruvalluvar college of engineering and</w:t>
      </w:r>
      <w:r>
        <w:rPr>
          <w:lang w:val="en-US"/>
        </w:rPr>
        <w:t xml:space="preserve"> </w:t>
      </w:r>
      <w:r w:rsidRPr="00893F4D">
        <w:rPr>
          <w:lang w:val="en-US"/>
        </w:rPr>
        <w:t xml:space="preserve">technology </w:t>
      </w:r>
      <w:r w:rsidR="00907AD0">
        <w:rPr>
          <w:lang w:val="en-US"/>
        </w:rPr>
        <w:t>– P</w:t>
      </w:r>
      <w:r w:rsidRPr="00893F4D">
        <w:rPr>
          <w:lang w:val="en-US"/>
        </w:rPr>
        <w:t>onnur</w:t>
      </w:r>
      <w:r w:rsidR="00AE6A2D">
        <w:rPr>
          <w:lang w:val="en-US"/>
        </w:rPr>
        <w:t>.</w:t>
      </w:r>
      <w:r w:rsidR="00F228E6">
        <w:rPr>
          <w:lang w:val="en-US"/>
        </w:rPr>
        <w:t xml:space="preserve">            </w:t>
      </w:r>
      <w:r w:rsidR="00907AD0">
        <w:rPr>
          <w:lang w:val="en-US"/>
        </w:rPr>
        <w:t xml:space="preserve"> </w:t>
      </w:r>
      <w:r w:rsidRPr="00893F4D">
        <w:rPr>
          <w:lang w:val="en-US"/>
        </w:rPr>
        <w:t>(2021-2025</w:t>
      </w:r>
      <w:r w:rsidR="00F228E6">
        <w:rPr>
          <w:lang w:val="en-US"/>
        </w:rPr>
        <w:t>)</w:t>
      </w:r>
    </w:p>
    <w:p w14:paraId="0F8FC553" w14:textId="77777777" w:rsidR="00893F4D" w:rsidRPr="00893F4D" w:rsidRDefault="00893F4D" w:rsidP="009C5A07">
      <w:pPr>
        <w:ind w:firstLine="720"/>
        <w:rPr>
          <w:lang w:val="en-US"/>
        </w:rPr>
      </w:pPr>
      <w:r w:rsidRPr="00893F4D">
        <w:rPr>
          <w:lang w:val="en-US"/>
        </w:rPr>
        <w:t>BE. Computer science engineering.</w:t>
      </w:r>
    </w:p>
    <w:p w14:paraId="1991CABC" w14:textId="19C474DB" w:rsidR="00893F4D" w:rsidRPr="00535C92" w:rsidRDefault="00893F4D" w:rsidP="00893F4D">
      <w:pPr>
        <w:rPr>
          <w:b/>
          <w:bCs/>
          <w:color w:val="000000" w:themeColor="text1"/>
          <w:sz w:val="22"/>
          <w:szCs w:val="22"/>
          <w:lang w:val="en-US"/>
        </w:rPr>
      </w:pPr>
      <w:r w:rsidRPr="00535C92">
        <w:rPr>
          <w:b/>
          <w:bCs/>
          <w:color w:val="000000" w:themeColor="text1"/>
          <w:sz w:val="22"/>
          <w:szCs w:val="22"/>
          <w:lang w:val="en-US"/>
        </w:rPr>
        <w:t>S</w:t>
      </w:r>
      <w:r w:rsidR="00F83FB5">
        <w:rPr>
          <w:b/>
          <w:bCs/>
          <w:color w:val="000000" w:themeColor="text1"/>
          <w:sz w:val="22"/>
          <w:szCs w:val="22"/>
          <w:lang w:val="en-US"/>
        </w:rPr>
        <w:t xml:space="preserve">econdary </w:t>
      </w:r>
      <w:r w:rsidR="00906FDA">
        <w:rPr>
          <w:b/>
          <w:bCs/>
          <w:color w:val="000000" w:themeColor="text1"/>
          <w:sz w:val="22"/>
          <w:szCs w:val="22"/>
          <w:lang w:val="en-US"/>
        </w:rPr>
        <w:t>S</w:t>
      </w:r>
      <w:r w:rsidR="00F83FB5">
        <w:rPr>
          <w:b/>
          <w:bCs/>
          <w:color w:val="000000" w:themeColor="text1"/>
          <w:sz w:val="22"/>
          <w:szCs w:val="22"/>
          <w:lang w:val="en-US"/>
        </w:rPr>
        <w:t>chool</w:t>
      </w:r>
      <w:r w:rsidR="00535C92">
        <w:rPr>
          <w:b/>
          <w:bCs/>
          <w:color w:val="000000" w:themeColor="text1"/>
          <w:sz w:val="22"/>
          <w:szCs w:val="22"/>
          <w:lang w:val="en-US"/>
        </w:rPr>
        <w:t>:</w:t>
      </w:r>
    </w:p>
    <w:p w14:paraId="487111EF" w14:textId="5D3AFB02" w:rsidR="00AE6A2D" w:rsidRDefault="00893F4D" w:rsidP="004D333C">
      <w:pPr>
        <w:ind w:firstLine="720"/>
        <w:rPr>
          <w:lang w:val="en-US"/>
        </w:rPr>
      </w:pPr>
      <w:r w:rsidRPr="00893F4D">
        <w:rPr>
          <w:lang w:val="en-US"/>
        </w:rPr>
        <w:t xml:space="preserve">Sacred heart girls higher secondary </w:t>
      </w:r>
      <w:r w:rsidR="00EE14C1" w:rsidRPr="00893F4D">
        <w:rPr>
          <w:lang w:val="en-US"/>
        </w:rPr>
        <w:t>school</w:t>
      </w:r>
      <w:r w:rsidR="00EE14C1">
        <w:rPr>
          <w:lang w:val="en-US"/>
        </w:rPr>
        <w:t xml:space="preserve"> </w:t>
      </w:r>
      <w:r w:rsidR="00514940">
        <w:rPr>
          <w:lang w:val="en-US"/>
        </w:rPr>
        <w:t xml:space="preserve">– </w:t>
      </w:r>
      <w:r w:rsidRPr="00893F4D">
        <w:rPr>
          <w:lang w:val="en-US"/>
        </w:rPr>
        <w:t>Vandavasi</w:t>
      </w:r>
      <w:r w:rsidR="00514940">
        <w:rPr>
          <w:lang w:val="en-US"/>
        </w:rPr>
        <w:t xml:space="preserve">                           </w:t>
      </w:r>
      <w:r w:rsidR="00193916">
        <w:rPr>
          <w:lang w:val="en-US"/>
        </w:rPr>
        <w:t>(2019-2021)</w:t>
      </w:r>
    </w:p>
    <w:p w14:paraId="60BE0D76" w14:textId="77777777" w:rsidR="004D333C" w:rsidRDefault="004D333C" w:rsidP="004D333C">
      <w:pPr>
        <w:rPr>
          <w:del w:id="8" w:author="Hemalatha C" w:date="2025-09-26T22:59:00Z" w16du:dateUtc="2025-09-26T17:29:00Z"/>
          <w:lang w:val="en-US"/>
        </w:rPr>
      </w:pPr>
    </w:p>
    <w:p w14:paraId="1D943F30" w14:textId="76176359" w:rsidR="004D333C" w:rsidRPr="00054BDA" w:rsidRDefault="004D333C" w:rsidP="004D333C">
      <w:pPr>
        <w:pBdr>
          <w:bottom w:val="single" w:sz="12" w:space="1" w:color="auto"/>
        </w:pBdr>
        <w:rPr>
          <w:ins w:id="9" w:author="Hemalatha C" w:date="2025-09-26T22:59:00Z" w16du:dateUtc="2025-09-26T17:29:00Z"/>
          <w:b/>
          <w:bCs/>
          <w:sz w:val="28"/>
          <w:szCs w:val="28"/>
          <w:lang w:val="en-US"/>
        </w:rPr>
      </w:pPr>
      <w:del w:id="10" w:author="Hemalatha C" w:date="2025-09-26T22:59:00Z" w16du:dateUtc="2025-09-26T17:29:00Z">
        <w:r>
          <w:rPr>
            <w:lang w:val="en-US"/>
          </w:rPr>
          <w:delText>_________________________________________________________________________________</w:delText>
        </w:r>
      </w:del>
      <w:ins w:id="11" w:author="Hemalatha C" w:date="2025-09-26T22:59:00Z" w16du:dateUtc="2025-09-26T17:29:00Z">
        <w:r w:rsidR="001D171C" w:rsidRPr="00054BDA">
          <w:rPr>
            <w:b/>
            <w:bCs/>
            <w:sz w:val="28"/>
            <w:szCs w:val="28"/>
            <w:lang w:val="en-US"/>
          </w:rPr>
          <w:t>Cer</w:t>
        </w:r>
        <w:r w:rsidR="009729BC" w:rsidRPr="00054BDA">
          <w:rPr>
            <w:b/>
            <w:bCs/>
            <w:sz w:val="28"/>
            <w:szCs w:val="28"/>
            <w:lang w:val="en-US"/>
          </w:rPr>
          <w:t>tificate</w:t>
        </w:r>
      </w:ins>
    </w:p>
    <w:p w14:paraId="4651140B" w14:textId="09209F4D" w:rsidR="009975C7" w:rsidRPr="00556E39" w:rsidRDefault="00A45657" w:rsidP="004D333C">
      <w:pPr>
        <w:rPr>
          <w:lang w:val="en-US"/>
        </w:rPr>
      </w:pPr>
      <w:ins w:id="12" w:author="Hemalatha C" w:date="2025-09-26T22:59:00Z" w16du:dateUtc="2025-09-26T17:29:00Z">
        <w:r>
          <w:rPr>
            <w:lang w:val="en-US"/>
          </w:rPr>
          <w:t>Code pilot</w:t>
        </w:r>
        <w:r w:rsidR="004434CF">
          <w:rPr>
            <w:lang w:val="en-US"/>
          </w:rPr>
          <w:t xml:space="preserve"> </w:t>
        </w:r>
        <w:r w:rsidR="00A13D44">
          <w:rPr>
            <w:lang w:val="en-US"/>
          </w:rPr>
          <w:t>(</w:t>
        </w:r>
        <w:r w:rsidR="00581234">
          <w:rPr>
            <w:lang w:val="en-US"/>
          </w:rPr>
          <w:t xml:space="preserve"> P</w:t>
        </w:r>
        <w:r w:rsidR="00A13D44">
          <w:rPr>
            <w:lang w:val="en-US"/>
          </w:rPr>
          <w:t>ython</w:t>
        </w:r>
        <w:r w:rsidR="004434CF">
          <w:rPr>
            <w:lang w:val="en-US"/>
          </w:rPr>
          <w:t xml:space="preserve"> </w:t>
        </w:r>
        <w:r w:rsidR="00150A8F">
          <w:rPr>
            <w:lang w:val="en-US"/>
          </w:rPr>
          <w:t>full stack</w:t>
        </w:r>
        <w:r w:rsidR="004434CF">
          <w:rPr>
            <w:lang w:val="en-US"/>
          </w:rPr>
          <w:t>)</w:t>
        </w:r>
        <w:r w:rsidR="00150A8F">
          <w:rPr>
            <w:lang w:val="en-US"/>
          </w:rPr>
          <w:t>.</w:t>
        </w:r>
      </w:ins>
    </w:p>
    <w:sectPr w:rsidR="009975C7" w:rsidRPr="00556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malatha C">
    <w15:presenceInfo w15:providerId="Windows Live" w15:userId="9920323ee22dc5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7E"/>
    <w:rsid w:val="00054BDA"/>
    <w:rsid w:val="000870BA"/>
    <w:rsid w:val="00112B96"/>
    <w:rsid w:val="00136544"/>
    <w:rsid w:val="00147245"/>
    <w:rsid w:val="00150A8F"/>
    <w:rsid w:val="001861D5"/>
    <w:rsid w:val="00193916"/>
    <w:rsid w:val="001A2614"/>
    <w:rsid w:val="001B0C96"/>
    <w:rsid w:val="001D171C"/>
    <w:rsid w:val="001D399A"/>
    <w:rsid w:val="00286898"/>
    <w:rsid w:val="002A7985"/>
    <w:rsid w:val="00340831"/>
    <w:rsid w:val="003C5EA3"/>
    <w:rsid w:val="00414851"/>
    <w:rsid w:val="004434CF"/>
    <w:rsid w:val="00443502"/>
    <w:rsid w:val="00480410"/>
    <w:rsid w:val="0049738E"/>
    <w:rsid w:val="004A3679"/>
    <w:rsid w:val="004B6E2B"/>
    <w:rsid w:val="004C3402"/>
    <w:rsid w:val="004D333C"/>
    <w:rsid w:val="00512863"/>
    <w:rsid w:val="00514940"/>
    <w:rsid w:val="00516E2B"/>
    <w:rsid w:val="00535C92"/>
    <w:rsid w:val="00556E39"/>
    <w:rsid w:val="00581234"/>
    <w:rsid w:val="005C1E80"/>
    <w:rsid w:val="006D78D1"/>
    <w:rsid w:val="006F1B6B"/>
    <w:rsid w:val="00701F85"/>
    <w:rsid w:val="0072679A"/>
    <w:rsid w:val="00742D76"/>
    <w:rsid w:val="00763A27"/>
    <w:rsid w:val="00865C61"/>
    <w:rsid w:val="00886682"/>
    <w:rsid w:val="00892A7B"/>
    <w:rsid w:val="00893F4D"/>
    <w:rsid w:val="00894C4D"/>
    <w:rsid w:val="008F0E12"/>
    <w:rsid w:val="00906FDA"/>
    <w:rsid w:val="00907AD0"/>
    <w:rsid w:val="009334B6"/>
    <w:rsid w:val="009729BC"/>
    <w:rsid w:val="00982694"/>
    <w:rsid w:val="009975C7"/>
    <w:rsid w:val="009B2C2C"/>
    <w:rsid w:val="009C2D41"/>
    <w:rsid w:val="009C5A07"/>
    <w:rsid w:val="009D1D89"/>
    <w:rsid w:val="00A13D44"/>
    <w:rsid w:val="00A367B7"/>
    <w:rsid w:val="00A45657"/>
    <w:rsid w:val="00AB46AB"/>
    <w:rsid w:val="00AD2230"/>
    <w:rsid w:val="00AE6A2D"/>
    <w:rsid w:val="00B05AD0"/>
    <w:rsid w:val="00B168DC"/>
    <w:rsid w:val="00B30FDE"/>
    <w:rsid w:val="00B71876"/>
    <w:rsid w:val="00B812B1"/>
    <w:rsid w:val="00BA191D"/>
    <w:rsid w:val="00BC6003"/>
    <w:rsid w:val="00BE4E5E"/>
    <w:rsid w:val="00BE717E"/>
    <w:rsid w:val="00BF736A"/>
    <w:rsid w:val="00C60AEF"/>
    <w:rsid w:val="00C72680"/>
    <w:rsid w:val="00CA2953"/>
    <w:rsid w:val="00CD2034"/>
    <w:rsid w:val="00CD518D"/>
    <w:rsid w:val="00CF3CA3"/>
    <w:rsid w:val="00D02BA7"/>
    <w:rsid w:val="00D06ECB"/>
    <w:rsid w:val="00DE482B"/>
    <w:rsid w:val="00EC2AA1"/>
    <w:rsid w:val="00EE14C1"/>
    <w:rsid w:val="00F228E6"/>
    <w:rsid w:val="00F74B11"/>
    <w:rsid w:val="00F83FB5"/>
    <w:rsid w:val="00FE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05AF4"/>
  <w15:chartTrackingRefBased/>
  <w15:docId w15:val="{8E401770-A06B-4D37-9CD0-D5A915F3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1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1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1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2A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hyperlink" Target="mailto:chemalatha1408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C</dc:creator>
  <cp:keywords/>
  <dc:description/>
  <cp:lastModifiedBy>Hemalatha C</cp:lastModifiedBy>
  <cp:revision>1</cp:revision>
  <dcterms:created xsi:type="dcterms:W3CDTF">2025-09-23T15:49:00Z</dcterms:created>
  <dcterms:modified xsi:type="dcterms:W3CDTF">2025-09-26T17:30:00Z</dcterms:modified>
</cp:coreProperties>
</file>